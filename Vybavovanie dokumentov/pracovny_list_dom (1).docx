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22620482"/>
          <w:tag w:val="goog_rdk_1"/>
        </w:sdtPr>
        <w:sdtContent>
          <w:del w:author="Slávka Ružarovská" w:id="0" w:date="2025-06-26T13:40:12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2"/>
        <w:gridCol w:w="1572"/>
        <w:gridCol w:w="1260"/>
        <w:gridCol w:w="4008"/>
        <w:tblGridChange w:id="0">
          <w:tblGrid>
            <w:gridCol w:w="2832"/>
            <w:gridCol w:w="1572"/>
            <w:gridCol w:w="1260"/>
            <w:gridCol w:w="4008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Mesto, Adresa (názov ulice):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957122777"/>
                <w:tag w:val="goog_rdk_3"/>
              </w:sdtPr>
              <w:sdtContent>
                <w:ins w:author="Slávka Ružarovská" w:id="1" w:date="2025-07-15T11:55:56Z"/>
                <w:sdt>
                  <w:sdtPr>
                    <w:id w:val="2013108500"/>
                    <w:tag w:val="goog_rdk_4"/>
                  </w:sdtPr>
                  <w:sdtContent>
                    <w:ins w:author="Slávka Ružarovská" w:id="1" w:date="2025-07-15T11:55:56Z"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  <w:rPrChange w:author="Slávka Ružarovská" w:id="2" w:date="2025-07-15T11:55:56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Veľká Mača </w:t>
                      </w:r>
                    </w:ins>
                  </w:sdtContent>
                </w:sdt>
                <w:ins w:author="Slávka Ružarovská" w:id="1" w:date="2025-07-15T11:55:56Z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číslo:</w:t>
            </w:r>
            <w:sdt>
              <w:sdtPr>
                <w:id w:val="-600737281"/>
                <w:tag w:val="goog_rdk_5"/>
              </w:sdtPr>
              <w:sdtContent>
                <w:ins w:author="Slávka Ružarovská" w:id="3" w:date="2025-07-15T11:56:11Z"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highlight w:val="lightGray"/>
                      <w:u w:val="none"/>
                      <w:vertAlign w:val="baseline"/>
                      <w:rtl w:val="0"/>
                    </w:rPr>
                    <w:t xml:space="preserve">147</w:t>
                  </w:r>
                </w:ins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Počet obytných izieb: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Poschodí počet:               </w:t>
            </w:r>
            <w:sdt>
              <w:sdtPr>
                <w:id w:val="560446488"/>
                <w:tag w:val="goog_rdk_6"/>
              </w:sdtPr>
              <w:sdtContent>
                <w:ins w:author="Slávka Ružarovská" w:id="4" w:date="2025-07-15T11:56:14Z"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ins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Cena: </w:t>
            </w:r>
            <w:sdt>
              <w:sdtPr>
                <w:id w:val="691742469"/>
                <w:tag w:val="goog_rdk_7"/>
              </w:sdtPr>
              <w:sdtContent>
                <w:ins w:author="Slávka Ružarovská" w:id="5" w:date="2025-07-15T12:16:36Z"/>
                <w:sdt>
                  <w:sdtPr>
                    <w:id w:val="1961973615"/>
                    <w:tag w:val="goog_rdk_8"/>
                  </w:sdtPr>
                  <w:sdtContent>
                    <w:ins w:author="Slávka Ružarovská" w:id="5" w:date="2025-07-15T12:16:36Z"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highlight w:val="lightGray"/>
                          <w:rtl w:val="0"/>
                          <w:rPrChange w:author="Slávka Ružarovská" w:id="6" w:date="2025-07-15T12:16:36Z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highlight w:val="lightGray"/>
                              <w:u w:val="none"/>
                              <w:vertAlign w:val="baseline"/>
                            </w:rPr>
                          </w:rPrChange>
                        </w:rPr>
                        <w:t xml:space="preserve">ocenenie </w:t>
                      </w:r>
                    </w:ins>
                  </w:sdtContent>
                </w:sdt>
                <w:ins w:author="Slávka Ružarovská" w:id="5" w:date="2025-07-15T12:16:36Z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Celkový počet miestností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0"/>
        <w:gridCol w:w="184"/>
        <w:gridCol w:w="1471"/>
        <w:gridCol w:w="11"/>
        <w:gridCol w:w="1066"/>
        <w:gridCol w:w="590"/>
        <w:gridCol w:w="598"/>
        <w:gridCol w:w="1223"/>
        <w:gridCol w:w="217"/>
        <w:gridCol w:w="215"/>
        <w:gridCol w:w="1980"/>
        <w:tblGridChange w:id="0">
          <w:tblGrid>
            <w:gridCol w:w="2090"/>
            <w:gridCol w:w="184"/>
            <w:gridCol w:w="1471"/>
            <w:gridCol w:w="11"/>
            <w:gridCol w:w="1066"/>
            <w:gridCol w:w="590"/>
            <w:gridCol w:w="598"/>
            <w:gridCol w:w="1223"/>
            <w:gridCol w:w="217"/>
            <w:gridCol w:w="215"/>
            <w:gridCol w:w="1980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(rok kolaudácie):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Rekonštruované(rok):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960594783"/>
                <w:tag w:val="goog_rdk_10"/>
              </w:sdtPr>
              <w:sdtContent>
                <w:ins w:author="Slávka Ružarovská" w:id="7" w:date="2025-07-15T11:56:24Z"/>
                <w:sdt>
                  <w:sdtPr>
                    <w:id w:val="-870223049"/>
                    <w:tag w:val="goog_rdk_11"/>
                  </w:sdtPr>
                  <w:sdtContent>
                    <w:ins w:author="Slávka Ružarovská" w:id="7" w:date="2025-07-15T11:56:24Z">
                      <w:r w:rsidDel="00000000" w:rsidR="00000000" w:rsidRPr="00000000">
                        <w:rPr>
                          <w:rFonts w:ascii="Arial" w:cs="Arial" w:eastAsia="Arial" w:hAnsi="Arial"/>
                          <w:sz w:val="24"/>
                          <w:szCs w:val="24"/>
                          <w:rtl w:val="0"/>
                          <w:rPrChange w:author="Slávka Ružarovská" w:id="8" w:date="2025-07-15T11:56:24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szCs w:val="20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1960</w:t>
                      </w:r>
                    </w:ins>
                  </w:sdtContent>
                </w:sdt>
                <w:ins w:author="Slávka Ružarovská" w:id="7" w:date="2025-07-15T11:56:24Z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Orientácie domu - svetové strany: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Orientácia záhrady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Úžitková plocha v m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Pozemok plocha: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78391762"/>
                <w:tag w:val="goog_rdk_13"/>
              </w:sdtPr>
              <w:sdtContent>
                <w:ins w:author="Slávka Ružarovská" w:id="9" w:date="2025-07-15T11:57:58Z"/>
                <w:sdt>
                  <w:sdtPr>
                    <w:id w:val="1155657795"/>
                    <w:tag w:val="goog_rdk_14"/>
                  </w:sdtPr>
                  <w:sdtContent>
                    <w:ins w:author="Slávka Ružarovská" w:id="9" w:date="2025-07-15T11:57:58Z"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  <w:rPrChange w:author="Slávka Ružarovská" w:id="10" w:date="2025-07-15T11:57:58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1408</w:t>
                      </w:r>
                    </w:ins>
                  </w:sdtContent>
                </w:sdt>
                <w:ins w:author="Slávka Ružarovská" w:id="9" w:date="2025-07-15T11:57:58Z"/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Zastavaná plocha: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Materiál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tehla</w:t>
            </w:r>
            <w:sdt>
              <w:sdtPr>
                <w:id w:val="-1332683571"/>
                <w:tag w:val="goog_rdk_15"/>
              </w:sdtPr>
              <w:sdtContent>
                <w:ins w:author="Slávka Ružarovská" w:id="11" w:date="2025-07-15T11:57:29Z"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ano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železobetón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iný: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Zateplenie: </w:t>
            </w:r>
            <w:sdt>
              <w:sdtPr>
                <w:id w:val="-1274703985"/>
                <w:tag w:val="goog_rdk_16"/>
              </w:sdtPr>
              <w:sdtContent>
                <w:ins w:author="Slávka Ružarovská" w:id="12" w:date="2025-07-15T11:57:34Z"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ano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121735707"/>
                <w:tag w:val="goog_rdk_18"/>
              </w:sdtPr>
              <w:sdtContent>
                <w:ins w:author="Slávka Ružarovská" w:id="13" w:date="2025-06-26T13:42:47Z"/>
                <w:sdt>
                  <w:sdtPr>
                    <w:id w:val="1226453214"/>
                    <w:tag w:val="goog_rdk_19"/>
                  </w:sdtPr>
                  <w:sdtContent>
                    <w:ins w:author="Slávka Ružarovská" w:id="13" w:date="2025-06-26T13:42:47Z"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  <w:rPrChange w:author="Slávka Ružarovská" w:id="14" w:date="2025-06-26T13:42:47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"/>
                              <w:szCs w:val="4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-- </w:t>
                      </w:r>
                    </w:ins>
                  </w:sdtContent>
                </w:sdt>
                <w:ins w:author="Slávka Ružarovská" w:id="13" w:date="2025-06-26T13:42:47Z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samostatný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rohovy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radový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dvojdom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trojdom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Povala: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Parkovanie: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 </w:t>
            </w:r>
            <w:sdt>
              <w:sdtPr>
                <w:id w:val="-1281388904"/>
                <w:tag w:val="goog_rdk_20"/>
              </w:sdtPr>
              <w:sdtContent>
                <w:ins w:author="Slávka Ružarovská" w:id="15" w:date="2025-07-15T11:57:41Z"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ano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garážové státie</w:t>
            </w:r>
            <w:sdt>
              <w:sdtPr>
                <w:id w:val="-440517696"/>
                <w:tag w:val="goog_rdk_21"/>
              </w:sdtPr>
              <w:sdtContent>
                <w:ins w:author="Slávka Ružarovská" w:id="16" w:date="2025-07-15T11:57:45Z"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pred domom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prístrešok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parkovisko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počet miest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Exteriér: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balkón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terasa 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 je: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 pôvodnom stave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čiastočne zrekonštr.</w:t>
            </w:r>
            <w:sdt>
              <w:sdtPr>
                <w:id w:val="-946034696"/>
                <w:tag w:val="goog_rdk_22"/>
              </w:sdtPr>
              <w:sdtContent>
                <w:ins w:author="Slávka Ružarovská" w:id="17" w:date="2025-07-15T11:59:04Z"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ano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komplet. zrekonštr.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novostavba (max 5 r.)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Kúrenie: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ústredné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lokálne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el. energia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tuhé palivá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plyn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Inžinierske siete: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Elektroinštalácia: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Okná: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Vchodové dvere:</w:t>
            </w:r>
          </w:p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pôvodné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bezpečnostné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Materiál strecha: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Materiál strop: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domu prislúcha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hosp. budova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TV a internet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Optický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Vzduchom(bezdrôtové)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ADSL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Vlastníctvo: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výlučné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podielové spoluvlast.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BSM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„družstevné“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Vecné bremeno: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Financovanie: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hotovosť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 HÚ / STSP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SUSEDIA: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4" w:hRule="atLeast"/>
          <w:tblHeader w:val="0"/>
        </w:trPr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Ďalší popis nehnuteľnosti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(zariadenie domu a pod):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-1967284588"/>
                <w:tag w:val="goog_rdk_23"/>
              </w:sdtPr>
              <w:sdtContent>
                <w:ins w:author="Slávka Ružarovská" w:id="18" w:date="2025-07-15T12:14:53Z"/>
                <w:sdt>
                  <w:sdtPr>
                    <w:id w:val="80659130"/>
                    <w:tag w:val="goog_rdk_24"/>
                  </w:sdtPr>
                  <w:sdtContent>
                    <w:ins w:author="Slávka Ružarovská" w:id="18" w:date="2025-07-15T12:14:53Z"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  <w:rPrChange w:author="Slávka Ružarovská" w:id="19" w:date="2025-07-15T12:14:53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podľa dohody zariadenie </w:t>
                      </w:r>
                    </w:ins>
                  </w:sdtContent>
                </w:sdt>
                <w:ins w:author="Slávka Ružarovská" w:id="18" w:date="2025-07-15T12:14:53Z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Rekonštrukcie Rodinného domu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18081395"/>
                <w:tag w:val="goog_rdk_26"/>
              </w:sdtPr>
              <w:sdtContent>
                <w:ins w:author="Slávka Ružarovská" w:id="20" w:date="2025-07-15T11:59:14Z"/>
                <w:sdt>
                  <w:sdtPr>
                    <w:id w:val="200829786"/>
                    <w:tag w:val="goog_rdk_27"/>
                  </w:sdtPr>
                  <w:sdtContent>
                    <w:ins w:author="Slávka Ružarovská" w:id="20" w:date="2025-07-15T11:59:14Z">
                      <w:r w:rsidDel="00000000" w:rsidR="00000000" w:rsidRPr="00000000">
                        <w:rPr>
                          <w:rFonts w:ascii="Arial" w:cs="Arial" w:eastAsia="Arial" w:hAnsi="Arial"/>
                          <w:sz w:val="24"/>
                          <w:szCs w:val="24"/>
                          <w:rtl w:val="0"/>
                          <w:rPrChange w:author="Slávka Ružarovská" w:id="21" w:date="2025-07-15T11:59:14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Podlahy,steny stierky ,ele</w:t>
                      </w:r>
                    </w:ins>
                  </w:sdtContent>
                </w:sdt>
                <w:ins w:author="Slávka Ružarovská" w:id="20" w:date="2025-07-15T11:59:14Z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Vybavenie záhrady:</w:t>
            </w:r>
          </w:p>
        </w:tc>
      </w:tr>
      <w:tr>
        <w:trPr>
          <w:cantSplit w:val="1"/>
          <w:trHeight w:val="69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Prevod nehnuteľnosti je podmienený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úhrada dlhu zabezpečeného záložným právom k bytu, nasťahovanie/vysťahovanie, príp. predaj je podmienený kúpou inej  nehn. a pod.):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076582980"/>
                <w:tag w:val="goog_rdk_29"/>
              </w:sdtPr>
              <w:sdtContent>
                <w:ins w:author="Slávka Ružarovská" w:id="22" w:date="2025-07-15T12:15:06Z"/>
                <w:sdt>
                  <w:sdtPr>
                    <w:id w:val="1489208774"/>
                    <w:tag w:val="goog_rdk_30"/>
                  </w:sdtPr>
                  <w:sdtContent>
                    <w:ins w:author="Slávka Ružarovská" w:id="22" w:date="2025-07-15T12:15:06Z">
                      <w:r w:rsidDel="00000000" w:rsidR="00000000" w:rsidRPr="00000000">
                        <w:rPr>
                          <w:rFonts w:ascii="Arial" w:cs="Arial" w:eastAsia="Arial" w:hAnsi="Arial"/>
                          <w:sz w:val="24"/>
                          <w:szCs w:val="24"/>
                          <w:rtl w:val="0"/>
                          <w:rPrChange w:author="Slávka Ružarovská" w:id="23" w:date="2025-07-15T12:15:06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Hypo vyplatiť prvá stavebná 2019</w:t>
                      </w:r>
                    </w:ins>
                  </w:sdtContent>
                </w:sdt>
                <w:ins w:author="Slávka Ružarovská" w:id="22" w:date="2025-07-15T12:15:06Z"/>
              </w:sdtContent>
            </w:sdt>
            <w:r w:rsidDel="00000000" w:rsidR="00000000" w:rsidRPr="00000000">
              <w:rPr>
                <w:rtl w:val="0"/>
              </w:rPr>
            </w:r>
          </w:p>
          <w:sdt>
            <w:sdtPr>
              <w:id w:val="975274813"/>
              <w:tag w:val="goog_rdk_34"/>
            </w:sdtPr>
            <w:sdtContent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ns w:author="Slávka Ružarovská" w:id="24" w:date="2025-07-15T12:38:39Z"/>
                    <w:rFonts w:ascii="Arial" w:cs="Arial" w:eastAsia="Arial" w:hAnsi="Arial"/>
                    <w:sz w:val="24"/>
                    <w:szCs w:val="24"/>
                    <w:rPrChange w:author="Slávka Ružarovská" w:id="25" w:date="2025-07-15T12:38:39Z">
                      <w:rPr>
                        <w:rFonts w:ascii="Arial" w:cs="Arial" w:eastAsia="Arial" w:hAnsi="Arial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</w:pPr>
                <w:sdt>
                  <w:sdtPr>
                    <w:id w:val="-1095333792"/>
                    <w:tag w:val="goog_rdk_32"/>
                  </w:sdtPr>
                  <w:sdtContent>
                    <w:ins w:author="Slávka Ružarovská" w:id="24" w:date="2025-07-15T12:38:39Z"/>
                    <w:sdt>
                      <w:sdtPr>
                        <w:id w:val="-98190807"/>
                        <w:tag w:val="goog_rdk_33"/>
                      </w:sdtPr>
                      <w:sdtContent>
                        <w:ins w:author="Slávka Ružarovská" w:id="24" w:date="2025-07-15T12:38:39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Slávka Ružarovská" w:id="24" w:date="2025-07-15T12:38:39Z"/>
                  </w:sdtContent>
                </w:sdt>
              </w:p>
            </w:sdtContent>
          </w:sdt>
          <w:sdt>
            <w:sdtPr>
              <w:id w:val="-481793025"/>
              <w:tag w:val="goog_rdk_37"/>
            </w:sdtPr>
            <w:sdtContent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ns w:author="Slávka Ružarovská" w:id="24" w:date="2025-07-15T12:38:39Z"/>
                    <w:rFonts w:ascii="Arial" w:cs="Arial" w:eastAsia="Arial" w:hAnsi="Arial"/>
                    <w:sz w:val="24"/>
                    <w:szCs w:val="24"/>
                    <w:rPrChange w:author="Slávka Ružarovská" w:id="25" w:date="2025-07-15T12:38:39Z">
                      <w:rPr>
                        <w:rFonts w:ascii="Arial" w:cs="Arial" w:eastAsia="Arial" w:hAnsi="Arial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</w:pPr>
                <w:sdt>
                  <w:sdtPr>
                    <w:id w:val="-991824281"/>
                    <w:tag w:val="goog_rdk_35"/>
                  </w:sdtPr>
                  <w:sdtContent>
                    <w:ins w:author="Slávka Ružarovská" w:id="24" w:date="2025-07-15T12:38:39Z"/>
                    <w:sdt>
                      <w:sdtPr>
                        <w:id w:val="1261217683"/>
                        <w:tag w:val="goog_rdk_36"/>
                      </w:sdtPr>
                      <w:sdtContent>
                        <w:ins w:author="Slávka Ružarovská" w:id="24" w:date="2025-07-15T12:38:39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Slávka Ružarovská" w:id="24" w:date="2025-07-15T12:38:39Z"/>
                  </w:sdtContent>
                </w:sdt>
              </w:p>
            </w:sdtContent>
          </w:sdt>
          <w:sdt>
            <w:sdtPr>
              <w:id w:val="-1185414116"/>
              <w:tag w:val="goog_rdk_41"/>
            </w:sdtPr>
            <w:sdtContent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  <w:rPrChange w:author="Slávka Ružarovská" w:id="25" w:date="2025-07-15T12:38:39Z">
                      <w:rPr>
                        <w:rFonts w:ascii="Arial" w:cs="Arial" w:eastAsia="Arial" w:hAnsi="Arial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</w:pPr>
                <w:sdt>
                  <w:sdtPr>
                    <w:id w:val="-1642050037"/>
                    <w:tag w:val="goog_rdk_38"/>
                  </w:sdtPr>
                  <w:sdtContent>
                    <w:ins w:author="Slávka Ružarovská" w:id="24" w:date="2025-07-15T12:38:39Z"/>
                    <w:sdt>
                      <w:sdtPr>
                        <w:id w:val="649077499"/>
                        <w:tag w:val="goog_rdk_39"/>
                      </w:sdtPr>
                      <w:sdtContent>
                        <w:ins w:author="Slávka Ružarovská" w:id="24" w:date="2025-07-15T12:38:39Z">
                          <w:r w:rsidDel="00000000" w:rsidR="00000000" w:rsidRPr="00000000">
                            <w:rPr>
                              <w:rFonts w:ascii="Arial" w:cs="Arial" w:eastAsia="Arial" w:hAnsi="Arial"/>
                              <w:sz w:val="24"/>
                              <w:szCs w:val="24"/>
                              <w:rtl w:val="0"/>
                              <w:rPrChange w:author="Slávka Ružarovská" w:id="25" w:date="2025-07-15T12:38:39Z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szCs w:val="24"/>
                                  <w:u w:val="none"/>
                                  <w:shd w:fill="auto" w:val="clear"/>
                                  <w:vertAlign w:val="baseline"/>
                                </w:rPr>
                              </w:rPrChange>
                            </w:rPr>
                            <w:t xml:space="preserve">Mail Viktória kralovicova050822@seznam.sk</w:t>
                          </w:r>
                        </w:ins>
                      </w:sdtContent>
                    </w:sdt>
                    <w:ins w:author="Slávka Ružarovská" w:id="24" w:date="2025-07-15T12:38:39Z"/>
                  </w:sdtContent>
                </w:sdt>
                <w:sdt>
                  <w:sdtPr>
                    <w:id w:val="-189649651"/>
                    <w:tag w:val="goog_rdk_4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Kúpa novej nehnuteľnosti je podmienená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nasťahovanie/vysťahovanie, kaucia....):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620519053"/>
                <w:tag w:val="goog_rdk_43"/>
              </w:sdtPr>
              <w:sdtContent>
                <w:ins w:author="Slávka Ružarovská" w:id="26" w:date="2025-07-15T12:16:24Z"/>
                <w:sdt>
                  <w:sdtPr>
                    <w:id w:val="124131329"/>
                    <w:tag w:val="goog_rdk_44"/>
                  </w:sdtPr>
                  <w:sdtContent>
                    <w:ins w:author="Slávka Ružarovská" w:id="26" w:date="2025-07-15T12:16:24Z"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  <w:rPrChange w:author="Slávka Ružarovská" w:id="27" w:date="2025-07-15T12:16:24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szCs w:val="18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t xml:space="preserve">Není podmienené </w:t>
                      </w:r>
                    </w:ins>
                  </w:sdtContent>
                </w:sdt>
                <w:ins w:author="Slávka Ružarovská" w:id="26" w:date="2025-07-15T12:16:24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11"/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INÉ POZNÁMKY: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Úverové a záložné zmluvy: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19" w:left="1021" w:right="1021" w:header="6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1477" w:hanging="397.0000000000002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2">
    <w:name w:val="Nadpis 2"/>
    <w:basedOn w:val="Normálny"/>
    <w:next w:val="Normálny"/>
    <w:autoRedefine w:val="0"/>
    <w:hidden w:val="0"/>
    <w:qFormat w:val="0"/>
    <w:pPr>
      <w:keepNext w:val="1"/>
      <w:framePr w:anchorLock="0" w:lines="0" w:hSpace="141" w:wrap="around" w:hAnchor="page" w:vAnchor="text" w:y="1" w:hRule="auto"/>
      <w:suppressAutoHyphens w:val="1"/>
      <w:spacing w:line="1" w:lineRule="atLeast"/>
      <w:ind w:leftChars="-1" w:rightChars="0" w:firstLineChars="-1"/>
      <w:suppressOverlap w:val="1"/>
      <w:textDirection w:val="btLr"/>
      <w:textAlignment w:val="top"/>
      <w:outlineLvl w:val="1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3">
    <w:name w:val="Nadpis 3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 Narrow" w:hAnsi="Arial Narrow"/>
      <w:b w:val="1"/>
      <w:bCs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cs-CZ" w:val="sk-SK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lavička">
    <w:name w:val="Hlavička"/>
    <w:basedOn w:val="Normálny"/>
    <w:next w:val="Hlavičk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ázov">
    <w:name w:val="Názov"/>
    <w:basedOn w:val="Normálny"/>
    <w:next w:val="Názov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ff0000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0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2">
    <w:name w:val="Zarážka základného textu 2"/>
    <w:basedOn w:val="Normálny"/>
    <w:next w:val="Zarážkazákladnéhotextu2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ff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3">
    <w:name w:val="Zarážka základného textu 3"/>
    <w:basedOn w:val="Normálny"/>
    <w:next w:val="Zarážkazákladnéhotextu3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00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LM/9SnRp4fprdJAhoJb9jApKA==">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2021-03-26T13:28:00Z</dcterms:created>
  <dc:creator>Advokátska kancelária</dc:creator>
</cp:coreProperties>
</file>