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DOHODA O SKONČENÍ</w:t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KRÁTKODOBÉHO NÁJMU BYTU</w:t>
      </w:r>
    </w:p>
    <w:p w:rsidR="00000000" w:rsidDel="00000000" w:rsidP="00000000" w:rsidRDefault="00000000" w:rsidRPr="00000000" w14:paraId="00000003">
      <w:pPr>
        <w:pStyle w:val="Title"/>
        <w:rPr>
          <w:rFonts w:ascii="Times New Roman" w:cs="Times New Roman" w:eastAsia="Times New Roman" w:hAnsi="Times New Roman"/>
          <w:b w:val="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18"/>
          <w:szCs w:val="18"/>
          <w:rtl w:val="0"/>
        </w:rPr>
        <w:t xml:space="preserve">uzavretá podľa § 6 písm. b)  zákona č. 98/2014 Z.z. o krátkodobom nájme  bytu 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</wp:posOffset>
                </wp:positionV>
                <wp:extent cx="0" cy="12700"/>
                <wp:effectExtent b="0" l="0" r="0" t="0"/>
                <wp:wrapNone/>
                <wp:docPr id="19215570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45650" y="3780000"/>
                          <a:ext cx="5600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50800</wp:posOffset>
                </wp:positionV>
                <wp:extent cx="0" cy="12700"/>
                <wp:effectExtent b="0" l="0" r="0" t="0"/>
                <wp:wrapNone/>
                <wp:docPr id="192155703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dt>
      <w:sdtPr>
        <w:id w:val="1572739395"/>
        <w:tag w:val="goog_rdk_1"/>
      </w:sdtPr>
      <w:sdtContent>
        <w:p w:rsidR="00000000" w:rsidDel="00000000" w:rsidP="00000000" w:rsidRDefault="00000000" w:rsidRPr="00000000" w14:paraId="00000005">
          <w:pPr>
            <w:rPr>
              <w:ins w:author="Branislav Šimon" w:id="0" w:date="2025-08-15T10:53:18Z"/>
              <w:b w:val="1"/>
              <w:sz w:val="22"/>
              <w:szCs w:val="22"/>
              <w:u w:val="single"/>
            </w:rPr>
          </w:pPr>
          <w:r w:rsidDel="00000000" w:rsidR="00000000" w:rsidRPr="00000000">
            <w:rPr>
              <w:b w:val="1"/>
              <w:sz w:val="22"/>
              <w:szCs w:val="22"/>
              <w:u w:val="single"/>
              <w:rtl w:val="0"/>
            </w:rPr>
            <w:t xml:space="preserve">Prenajímateľ: </w:t>
          </w:r>
          <w:sdt>
            <w:sdtPr>
              <w:id w:val="1938679221"/>
              <w:tag w:val="goog_rdk_0"/>
            </w:sdtPr>
            <w:sdtContent>
              <w:ins w:author="Branislav Šimon" w:id="0" w:date="2025-08-15T10:53:18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06">
      <w:pPr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52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(ďalej len „Prenajímateľ“)</w:t>
      </w:r>
    </w:p>
    <w:p w:rsidR="00000000" w:rsidDel="00000000" w:rsidP="00000000" w:rsidRDefault="00000000" w:rsidRPr="00000000" w14:paraId="00000009">
      <w:pPr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Nájomca:</w:t>
      </w:r>
    </w:p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520"/>
        </w:tabs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(ďalej len „Nájomca“)</w:t>
      </w:r>
    </w:p>
    <w:p w:rsidR="00000000" w:rsidDel="00000000" w:rsidP="00000000" w:rsidRDefault="00000000" w:rsidRPr="00000000" w14:paraId="0000000E">
      <w:pPr>
        <w:tabs>
          <w:tab w:val="left" w:leader="none" w:pos="2520"/>
        </w:tabs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I.</w:t>
      </w:r>
    </w:p>
    <w:p w:rsidR="00000000" w:rsidDel="00000000" w:rsidP="00000000" w:rsidRDefault="00000000" w:rsidRPr="00000000" w14:paraId="00000010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Úvodné ustanovenia</w:t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80" w:lineRule="auto"/>
        <w:ind w:left="426" w:hanging="42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Prenajímateľ a nájomca uzatvorili dňa </w:t>
      </w:r>
      <w:r w:rsidDel="00000000" w:rsidR="00000000" w:rsidRPr="00000000">
        <w:rPr>
          <w:sz w:val="22"/>
          <w:szCs w:val="22"/>
          <w:highlight w:val="yellow"/>
          <w:rtl w:val="0"/>
        </w:rPr>
        <w:t xml:space="preserve">24.05.2022</w:t>
      </w:r>
      <w:r w:rsidDel="00000000" w:rsidR="00000000" w:rsidRPr="00000000">
        <w:rPr>
          <w:sz w:val="22"/>
          <w:szCs w:val="22"/>
          <w:rtl w:val="0"/>
        </w:rPr>
        <w:t xml:space="preserve"> Nájomnú zmluvu o krátkodobom nájme bytu, ktorej predmetom bol nájom nasledovnej nehnuteľnosti: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lineRule="auto"/>
        <w:ind w:left="426" w:hanging="426"/>
        <w:jc w:val="both"/>
        <w:rPr>
          <w:sz w:val="22"/>
          <w:szCs w:val="22"/>
          <w:highlight w:val="yellow"/>
        </w:rPr>
      </w:pPr>
      <w:bookmarkStart w:colFirst="0" w:colLast="0" w:name="_heading=h.30j0zll" w:id="1"/>
      <w:bookmarkEnd w:id="1"/>
      <w:r w:rsidDel="00000000" w:rsidR="00000000" w:rsidRPr="00000000">
        <w:rPr>
          <w:sz w:val="22"/>
          <w:szCs w:val="22"/>
          <w:highlight w:val="yellow"/>
          <w:rtl w:val="0"/>
        </w:rPr>
        <w:t xml:space="preserve">Predmetom nájmu sú Nehnuteľnosti podľa údajov katastra nehnuteľností vedeného Okresným úradom Bratislava, katastrálny odbor, Obec Bratislava – m.č. Ružinov, katastrálne územie Ružinov ktoré sú v bezpodielovom spoluvlastníctve prenajímateľov:</w:t>
      </w:r>
    </w:p>
    <w:p w:rsidR="00000000" w:rsidDel="00000000" w:rsidP="00000000" w:rsidRDefault="00000000" w:rsidRPr="00000000" w14:paraId="00000014">
      <w:pPr>
        <w:spacing w:after="80" w:lineRule="auto"/>
        <w:ind w:left="426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i w:val="1"/>
        </w:rPr>
      </w:pPr>
      <w:r w:rsidDel="00000000" w:rsidR="00000000" w:rsidRPr="00000000">
        <w:rPr>
          <w:i w:val="1"/>
          <w:highlight w:val="yellow"/>
          <w:rtl w:val="0"/>
        </w:rPr>
        <w:t xml:space="preserve">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ind w:left="426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(ďalej len "</w:t>
      </w:r>
      <w:r w:rsidDel="00000000" w:rsidR="00000000" w:rsidRPr="00000000">
        <w:rPr>
          <w:i w:val="1"/>
          <w:sz w:val="22"/>
          <w:szCs w:val="22"/>
          <w:rtl w:val="0"/>
        </w:rPr>
        <w:t xml:space="preserve">„predmet nájmu</w:t>
      </w:r>
      <w:r w:rsidDel="00000000" w:rsidR="00000000" w:rsidRPr="00000000">
        <w:rPr>
          <w:sz w:val="22"/>
          <w:szCs w:val="22"/>
          <w:rtl w:val="0"/>
        </w:rPr>
        <w:t xml:space="preserve">“).</w:t>
      </w:r>
    </w:p>
    <w:p w:rsidR="00000000" w:rsidDel="00000000" w:rsidP="00000000" w:rsidRDefault="00000000" w:rsidRPr="00000000" w14:paraId="00000018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II.</w:t>
      </w:r>
    </w:p>
    <w:p w:rsidR="00000000" w:rsidDel="00000000" w:rsidP="00000000" w:rsidRDefault="00000000" w:rsidRPr="00000000" w14:paraId="0000001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Dohoda o skončení nájmu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8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Prenajímateľ a nájomca sa dohodli v zmysle ustanovenia čl. VI bod 1 nájomnej zmluvy zo dňa ........, že nájom bytu sa skončí dohodou zmluvných strán </w:t>
      </w:r>
      <w:r w:rsidDel="00000000" w:rsidR="00000000" w:rsidRPr="00000000">
        <w:rPr>
          <w:b w:val="1"/>
          <w:sz w:val="22"/>
          <w:szCs w:val="22"/>
          <w:rtl w:val="0"/>
        </w:rPr>
        <w:t xml:space="preserve">ku dňu 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III.</w:t>
      </w:r>
    </w:p>
    <w:p w:rsidR="00000000" w:rsidDel="00000000" w:rsidP="00000000" w:rsidRDefault="00000000" w:rsidRPr="00000000" w14:paraId="0000001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Ostatné ustanovenia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8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Zmluvné strany sa dohodli, že Peňažná zábezpeka podľa Nájomnej zmluvy bude nájomcovi vrátená 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prevodom na účet IBAN .............., </w:t>
      </w:r>
      <w:r w:rsidDel="00000000" w:rsidR="00000000" w:rsidRPr="00000000">
        <w:rPr>
          <w:color w:val="000000"/>
          <w:rtl w:val="0"/>
        </w:rPr>
        <w:t xml:space="preserve">v zmysle nájomnej zmluvy čl. III bod 5,</w:t>
      </w:r>
      <w:r w:rsidDel="00000000" w:rsidR="00000000" w:rsidRPr="00000000">
        <w:rPr>
          <w:sz w:val="22"/>
          <w:szCs w:val="22"/>
          <w:rtl w:val="0"/>
        </w:rPr>
        <w:t xml:space="preserve"> v lehote do 14 dní odo dňa, odovzdania vyprataného a vyčisteného bytu nájomcom prenajímateľovi, bez vád a poškodení a vyplatení všetkých záväzkov nájomcu voči prenajímateľovi.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8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Zmluvné strany svojím podpisom na tejto dohode zároveň potvrdzujú stavy meračov médií takto:</w:t>
      </w:r>
    </w:p>
    <w:p w:rsidR="00000000" w:rsidDel="00000000" w:rsidP="00000000" w:rsidRDefault="00000000" w:rsidRPr="00000000" w14:paraId="00000020">
      <w:pPr>
        <w:spacing w:after="80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Merač studenej vody  stav..................m3</w:t>
      </w:r>
    </w:p>
    <w:p w:rsidR="00000000" w:rsidDel="00000000" w:rsidP="00000000" w:rsidRDefault="00000000" w:rsidRPr="00000000" w14:paraId="00000021">
      <w:pPr>
        <w:spacing w:after="80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Merač teplej vody stav........................m3</w:t>
      </w:r>
    </w:p>
    <w:p w:rsidR="00000000" w:rsidDel="00000000" w:rsidP="00000000" w:rsidRDefault="00000000" w:rsidRPr="00000000" w14:paraId="00000022">
      <w:pPr>
        <w:spacing w:after="80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Merač elektriky stav............................kWh</w:t>
      </w:r>
    </w:p>
    <w:p w:rsidR="00000000" w:rsidDel="00000000" w:rsidP="00000000" w:rsidRDefault="00000000" w:rsidRPr="00000000" w14:paraId="00000023">
      <w:pPr>
        <w:spacing w:after="80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Merač tepla stav...............................................................................................................................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4">
      <w:pPr>
        <w:spacing w:after="80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Počet odovzdaných kľúčov .............................................................................................................</w:t>
      </w:r>
    </w:p>
    <w:p w:rsidR="00000000" w:rsidDel="00000000" w:rsidP="00000000" w:rsidRDefault="00000000" w:rsidRPr="00000000" w14:paraId="00000025">
      <w:pPr>
        <w:spacing w:after="80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80" w:line="36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Zmluvné strany svojím podpisom na tejto dohode zároveň potvrdzujú stav bytu takto:</w:t>
      </w:r>
    </w:p>
    <w:p w:rsidR="00000000" w:rsidDel="00000000" w:rsidP="00000000" w:rsidRDefault="00000000" w:rsidRPr="00000000" w14:paraId="00000027">
      <w:pPr>
        <w:spacing w:after="80" w:line="360" w:lineRule="auto"/>
        <w:ind w:left="36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28">
      <w:pPr>
        <w:spacing w:after="80" w:line="36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4)    Zoznam zariadenia a vybavenia bytu:</w:t>
      </w:r>
    </w:p>
    <w:tbl>
      <w:tblPr>
        <w:tblStyle w:val="Table1"/>
        <w:tblW w:w="8505.0" w:type="dxa"/>
        <w:jc w:val="left"/>
        <w:tblInd w:w="5.0" w:type="dxa"/>
        <w:tblLayout w:type="fixed"/>
        <w:tblLook w:val="0000"/>
      </w:tblPr>
      <w:tblGrid>
        <w:gridCol w:w="7241"/>
        <w:gridCol w:w="1264"/>
        <w:tblGridChange w:id="0">
          <w:tblGrid>
            <w:gridCol w:w="7241"/>
            <w:gridCol w:w="126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Kuchyňa s obývačkou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Kuchynská linka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Chladnička s mrazničkou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Varná doska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rHeight w:val="1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Elektrická rúra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rHeight w:val="1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Mikrovlnná rúra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rHeight w:val="1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Digestor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Umývadlo + batéria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stôl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stolička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 ks</w:t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sedacia súprava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Skrinka pod TV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TV a ovládač TV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 + 1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Umývačka riadu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Spálňa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Posteľ + matrac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Vstavaná Skriňa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Kúpeľňa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Vaňa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Umývadlo s batériou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 ks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Zrkadlo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Práčka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 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eaaaa" w:val="clear"/>
          </w:tcPr>
          <w:p w:rsidR="00000000" w:rsidDel="00000000" w:rsidP="00000000" w:rsidRDefault="00000000" w:rsidRPr="00000000" w14:paraId="00000057">
            <w:pPr>
              <w:tabs>
                <w:tab w:val="left" w:leader="none" w:pos="1229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eaaaa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tabs>
                <w:tab w:val="left" w:leader="none" w:pos="1190"/>
              </w:tabs>
              <w:rPr/>
            </w:pPr>
            <w:r w:rsidDel="00000000" w:rsidR="00000000" w:rsidRPr="00000000">
              <w:rPr>
                <w:rtl w:val="0"/>
              </w:rPr>
              <w:t xml:space="preserve">Závesy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2ks</w:t>
            </w:r>
          </w:p>
        </w:tc>
      </w:tr>
    </w:tbl>
    <w:p w:rsidR="00000000" w:rsidDel="00000000" w:rsidP="00000000" w:rsidRDefault="00000000" w:rsidRPr="00000000" w14:paraId="0000005B">
      <w:pPr>
        <w:spacing w:after="8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IV. </w:t>
      </w:r>
    </w:p>
    <w:p w:rsidR="00000000" w:rsidDel="00000000" w:rsidP="00000000" w:rsidRDefault="00000000" w:rsidRPr="00000000" w14:paraId="0000005D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Záverečné ustanovenia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8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Táto dohoda o skončení nájmu bytu je vyhotovená v (2) dvoch rovnopisoch, po jednom pre každú zmluvnú stranu.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8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Dohoda nadobúda účinnosť dňom jej podpisu.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8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Vzťahy medzi zmluvnými stranami, ktoré nie sú upravené osobitne touto zmluvou, sa spravujú príslušnými ustanoveniami zákona č. 98/2014 Z.z..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80" w:lineRule="auto"/>
        <w:ind w:left="36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Zmluvné strany prehlasujú, že si túto dohodu pred podpísaním pozorne prečítali a jej obsahu  porozumeli, že dohoda bola uzavretá na základe ich slobodnej a vážnej vôle, nebola uzavretá v tiesni a za nápadne nevýhodných podmienok na znak súhlasu ju podpisujú.</w:t>
      </w:r>
    </w:p>
    <w:p w:rsidR="00000000" w:rsidDel="00000000" w:rsidP="00000000" w:rsidRDefault="00000000" w:rsidRPr="00000000" w14:paraId="00000062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 Bratislave, dňa </w:t>
      </w:r>
    </w:p>
    <w:p w:rsidR="00000000" w:rsidDel="00000000" w:rsidP="00000000" w:rsidRDefault="00000000" w:rsidRPr="00000000" w14:paraId="0000006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sz w:val="22"/>
          <w:szCs w:val="22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.................................................</w:t>
        <w:tab/>
        <w:tab/>
        <w:tab/>
        <w:tab/>
        <w:tab/>
        <w:t xml:space="preserve">.................................................</w:t>
        <w:tab/>
      </w:r>
    </w:p>
    <w:p w:rsidR="00000000" w:rsidDel="00000000" w:rsidP="00000000" w:rsidRDefault="00000000" w:rsidRPr="00000000" w14:paraId="00000067">
      <w:pPr>
        <w:jc w:val="both"/>
        <w:rPr>
          <w:i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Prenajímateľ </w:t>
      </w:r>
      <w:r w:rsidDel="00000000" w:rsidR="00000000" w:rsidRPr="00000000">
        <w:rPr>
          <w:i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 xml:space="preserve">     Prenajímateľ </w:t>
      </w:r>
      <w:r w:rsidDel="00000000" w:rsidR="00000000" w:rsidRPr="00000000">
        <w:rPr>
          <w:i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 Bratislave, dňa </w:t>
      </w:r>
    </w:p>
    <w:p w:rsidR="00000000" w:rsidDel="00000000" w:rsidP="00000000" w:rsidRDefault="00000000" w:rsidRPr="00000000" w14:paraId="0000006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.................................................</w:t>
        <w:tab/>
        <w:tab/>
        <w:tab/>
        <w:tab/>
        <w:tab/>
        <w:t xml:space="preserve">.................................................</w:t>
      </w:r>
    </w:p>
    <w:p w:rsidR="00000000" w:rsidDel="00000000" w:rsidP="00000000" w:rsidRDefault="00000000" w:rsidRPr="00000000" w14:paraId="0000006E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Nájomca</w:t>
        <w:tab/>
        <w:tab/>
        <w:tab/>
        <w:tab/>
        <w:tab/>
        <w:tab/>
        <w:t xml:space="preserve">Nájomca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418" w:top="1418" w:left="1418" w:right="1418" w:header="709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Georgia" w:cs="Georgia" w:eastAsia="Georgia" w:hAnsi="Georgia"/>
        <w:b w:val="0"/>
        <w:i w:val="1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736600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192155703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288600" y="3780000"/>
                        <a:ext cx="4114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80808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736600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192155703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Skončenie nájmu bytu</w:t>
    </w:r>
  </w:p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/2</w:t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sk-S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 Narrow" w:cs="Arial Narrow" w:eastAsia="Arial Narrow" w:hAnsi="Arial Narrow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sz w:val="40"/>
      <w:szCs w:val="40"/>
    </w:rPr>
  </w:style>
  <w:style w:type="paragraph" w:styleId="Normlny" w:default="1">
    <w:name w:val="Normal"/>
    <w:qFormat w:val="1"/>
    <w:rPr>
      <w:sz w:val="24"/>
      <w:szCs w:val="24"/>
      <w:lang w:eastAsia="cs-CZ" w:val="cs-CZ"/>
    </w:rPr>
  </w:style>
  <w:style w:type="paragraph" w:styleId="Nadpis1">
    <w:name w:val="heading 1"/>
    <w:basedOn w:val="Normlny"/>
    <w:next w:val="Normlny"/>
    <w:qFormat w:val="1"/>
    <w:pPr>
      <w:keepNext w:val="1"/>
      <w:jc w:val="center"/>
      <w:outlineLvl w:val="0"/>
    </w:pPr>
    <w:rPr>
      <w:rFonts w:ascii="Arial Narrow" w:cs="Courier New" w:hAnsi="Arial Narrow"/>
      <w:b w:val="1"/>
      <w:bCs w:val="1"/>
      <w:lang w:val="sk-SK"/>
    </w:rPr>
  </w:style>
  <w:style w:type="character" w:styleId="Predvolenpsmoodseku" w:default="1">
    <w:name w:val="Default Paragraph Font"/>
    <w:uiPriority w:val="1"/>
    <w:semiHidden w:val="1"/>
    <w:unhideWhenUsed w:val="1"/>
  </w:style>
  <w:style w:type="table" w:styleId="Normlnatabuk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 w:default="1">
    <w:name w:val="No List"/>
    <w:uiPriority w:val="99"/>
    <w:semiHidden w:val="1"/>
    <w:unhideWhenUsed w:val="1"/>
  </w:style>
  <w:style w:type="paragraph" w:styleId="Pta">
    <w:name w:val="footer"/>
    <w:basedOn w:val="Normlny"/>
    <w:pPr>
      <w:tabs>
        <w:tab w:val="center" w:pos="4536"/>
        <w:tab w:val="right" w:pos="9072"/>
      </w:tabs>
    </w:pPr>
  </w:style>
  <w:style w:type="character" w:styleId="slostrany">
    <w:name w:val="page number"/>
    <w:basedOn w:val="Predvolenpsmoodseku"/>
  </w:style>
  <w:style w:type="paragraph" w:styleId="Nzov">
    <w:name w:val="Title"/>
    <w:basedOn w:val="Normlny"/>
    <w:qFormat w:val="1"/>
    <w:pPr>
      <w:jc w:val="center"/>
    </w:pPr>
    <w:rPr>
      <w:rFonts w:ascii="Arial" w:cs="Arial" w:hAnsi="Arial"/>
      <w:b w:val="1"/>
      <w:bCs w:val="1"/>
      <w:sz w:val="40"/>
      <w:lang w:val="sk-SK"/>
    </w:rPr>
  </w:style>
  <w:style w:type="paragraph" w:styleId="Hlavika">
    <w:name w:val="header"/>
    <w:basedOn w:val="Normlny"/>
    <w:link w:val="HlavikaChar"/>
    <w:pPr>
      <w:tabs>
        <w:tab w:val="center" w:pos="4536"/>
        <w:tab w:val="right" w:pos="9072"/>
      </w:tabs>
    </w:pPr>
  </w:style>
  <w:style w:type="paragraph" w:styleId="Zkladntext">
    <w:name w:val="Body Text"/>
    <w:basedOn w:val="Normlny"/>
    <w:pPr>
      <w:spacing w:after="80"/>
      <w:jc w:val="both"/>
    </w:pPr>
    <w:rPr>
      <w:rFonts w:ascii="Arial Narrow" w:cs="Courier New" w:hAnsi="Arial Narrow"/>
      <w:color w:val="ff0000"/>
      <w:lang w:val="sk-SK"/>
    </w:rPr>
  </w:style>
  <w:style w:type="paragraph" w:styleId="Zkladntext2">
    <w:name w:val="Body Text 2"/>
    <w:basedOn w:val="Normlny"/>
    <w:pPr>
      <w:spacing w:after="80"/>
      <w:jc w:val="both"/>
    </w:pPr>
    <w:rPr>
      <w:rFonts w:ascii="Arial" w:cs="Arial" w:hAnsi="Arial"/>
      <w:sz w:val="22"/>
      <w:lang w:val="sk-SK"/>
    </w:rPr>
  </w:style>
  <w:style w:type="character" w:styleId="ra" w:customStyle="1">
    <w:name w:val="ra"/>
    <w:basedOn w:val="Predvolenpsmoodseku"/>
    <w:rsid w:val="00EE24EF"/>
  </w:style>
  <w:style w:type="character" w:styleId="HlavikaChar" w:customStyle="1">
    <w:name w:val="Hlavička Char"/>
    <w:link w:val="Hlavika"/>
    <w:rsid w:val="001F6EB5"/>
    <w:rPr>
      <w:sz w:val="24"/>
      <w:szCs w:val="24"/>
      <w:lang w:eastAsia="cs-CZ" w:val="cs-CZ"/>
    </w:rPr>
  </w:style>
  <w:style w:type="character" w:styleId="Hypertextovprepojenie">
    <w:name w:val="Hyperlink"/>
    <w:uiPriority w:val="99"/>
    <w:unhideWhenUsed w:val="1"/>
    <w:rsid w:val="005242D2"/>
    <w:rPr>
      <w:color w:val="0000ff"/>
      <w:u w:val="single"/>
    </w:rPr>
  </w:style>
  <w:style w:type="character" w:styleId="Odkaznakomentr">
    <w:name w:val="annotation reference"/>
    <w:uiPriority w:val="99"/>
    <w:semiHidden w:val="1"/>
    <w:unhideWhenUsed w:val="1"/>
    <w:rsid w:val="0085673D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 w:val="1"/>
    <w:unhideWhenUsed w:val="1"/>
    <w:rsid w:val="0085673D"/>
    <w:rPr>
      <w:sz w:val="20"/>
      <w:szCs w:val="20"/>
    </w:rPr>
  </w:style>
  <w:style w:type="character" w:styleId="TextkomentraChar" w:customStyle="1">
    <w:name w:val="Text komentára Char"/>
    <w:link w:val="Textkomentra"/>
    <w:uiPriority w:val="99"/>
    <w:semiHidden w:val="1"/>
    <w:rsid w:val="0085673D"/>
    <w:rPr>
      <w:lang w:eastAsia="cs-CZ" w:val="cs-CZ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 w:val="1"/>
    <w:unhideWhenUsed w:val="1"/>
    <w:rsid w:val="0085673D"/>
    <w:rPr>
      <w:b w:val="1"/>
      <w:bCs w:val="1"/>
    </w:rPr>
  </w:style>
  <w:style w:type="character" w:styleId="PredmetkomentraChar" w:customStyle="1">
    <w:name w:val="Predmet komentára Char"/>
    <w:link w:val="Predmetkomentra"/>
    <w:uiPriority w:val="99"/>
    <w:semiHidden w:val="1"/>
    <w:rsid w:val="0085673D"/>
    <w:rPr>
      <w:b w:val="1"/>
      <w:bCs w:val="1"/>
      <w:lang w:eastAsia="cs-CZ" w:val="cs-CZ"/>
    </w:rPr>
  </w:style>
  <w:style w:type="paragraph" w:styleId="Textbubliny">
    <w:name w:val="Balloon Text"/>
    <w:basedOn w:val="Normlny"/>
    <w:link w:val="TextbublinyChar"/>
    <w:uiPriority w:val="99"/>
    <w:semiHidden w:val="1"/>
    <w:unhideWhenUsed w:val="1"/>
    <w:rsid w:val="0085673D"/>
    <w:rPr>
      <w:rFonts w:ascii="Segoe UI" w:hAnsi="Segoe UI"/>
      <w:sz w:val="18"/>
      <w:szCs w:val="18"/>
    </w:rPr>
  </w:style>
  <w:style w:type="character" w:styleId="TextbublinyChar" w:customStyle="1">
    <w:name w:val="Text bubliny Char"/>
    <w:link w:val="Textbubliny"/>
    <w:uiPriority w:val="99"/>
    <w:semiHidden w:val="1"/>
    <w:rsid w:val="0085673D"/>
    <w:rPr>
      <w:rFonts w:ascii="Segoe UI" w:cs="Segoe UI" w:hAnsi="Segoe UI"/>
      <w:sz w:val="18"/>
      <w:szCs w:val="18"/>
      <w:lang w:eastAsia="cs-CZ" w:val="cs-CZ"/>
    </w:rPr>
  </w:style>
  <w:style w:type="paragraph" w:styleId="PredformtovanHTML">
    <w:name w:val="HTML Preformatted"/>
    <w:basedOn w:val="Normlny"/>
    <w:link w:val="PredformtovanHTMLChar"/>
    <w:uiPriority w:val="99"/>
    <w:unhideWhenUsed w:val="1"/>
    <w:rsid w:val="00025C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eastAsia="x-none" w:val="x-none"/>
    </w:rPr>
  </w:style>
  <w:style w:type="character" w:styleId="PredformtovanHTMLChar" w:customStyle="1">
    <w:name w:val="Predformátované HTML Char"/>
    <w:link w:val="PredformtovanHTML"/>
    <w:uiPriority w:val="99"/>
    <w:rsid w:val="00025CEA"/>
    <w:rPr>
      <w:rFonts w:ascii="Courier New" w:cs="Courier New" w:hAnsi="Courier New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aVgRTT9ioL+z1rAji2so85vphQ==">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2024-01-12T14:26:00Z</dcterms:created>
  <dc:creator>Mato</dc:creator>
</cp:coreProperties>
</file>