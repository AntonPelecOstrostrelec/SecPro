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PREBERACÍ PROTOKOL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Ind w:w="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395"/>
        <w:gridCol w:w="4667"/>
        <w:tblGridChange w:id="0">
          <w:tblGrid>
            <w:gridCol w:w="4395"/>
            <w:gridCol w:w="46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ODOVZDÁVAJÚCI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Meno a priezvisko/názov spoločnosti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Dátum narodenia/IČO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Trvalý pobyt/sídlo spoločnosti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Telefón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DIČ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395"/>
        <w:gridCol w:w="4667"/>
        <w:tblGridChange w:id="0">
          <w:tblGrid>
            <w:gridCol w:w="4395"/>
            <w:gridCol w:w="46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PREBERAJÚCI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Meno a priezvisko/názov spoločnosti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Dátum narodenia/IČO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Trvalý pobyt/sídlo spoločnosti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Telefón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i w:val="0"/>
                <w:iCs w:val="0"/>
                <w:color w:val="aeaaaa"/>
                <w:rtl w:val="0"/>
              </w:rPr>
              <w:t xml:space="preserve">DIČ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V zmysle podmienok Nájomnej zmluvy uzatvorenej medzi Odovzdávajúcim a Preberajúcim odovzdávajúci odovzdáva a preberajúci preberá nehnuteľnosť:</w:t>
      </w:r>
    </w:p>
    <w:p w:rsidR="00000000" w:rsidDel="00000000" w:rsidP="00000000" w:rsidRDefault="00000000" w:rsidRPr="00000000" w14:paraId="0000002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NEHNUTEĽNOSŤ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3.906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74"/>
        <w:jc w:val="both"/>
        <w:rPr>
          <w:rFonts w:ascii="Arial" w:cs="Arial" w:eastAsia="Arial" w:hAnsi="Arial"/>
          <w:color w:val="171717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Byt je v čase odovzdávania zariadený a fyzicky opustený Odovzdávajúcim aj inými osobami, ktoré mali právo užívať túto nehnuteľnosť.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ZARIADENIE A VYBAVENIE BYTU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KUCHYŇA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62.0" w:type="dxa"/>
        <w:jc w:val="left"/>
        <w:tblInd w:w="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i w:val="0"/>
                <w:iCs w:val="0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KÚPEĽŇA A WC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INÉ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i w:val="0"/>
                <w:iCs w:val="0"/>
                <w:color w:val="aeaaa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left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STAV BYTU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color w:val="171717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left"/>
              <w:rPr>
                <w:i w:val="0"/>
                <w:iCs w:val="0"/>
                <w:color w:val="767171"/>
              </w:rPr>
            </w:pPr>
            <w:r w:rsidDel="00000000" w:rsidR="00000000" w:rsidRPr="00000000">
              <w:rPr>
                <w:i w:val="0"/>
                <w:iCs w:val="0"/>
                <w:color w:val="767171"/>
                <w:rtl w:val="0"/>
              </w:rPr>
              <w:t xml:space="preserve">VADY ZISTENÉ PRI PREBERANÍ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left"/>
              <w:rPr>
                <w:i w:val="0"/>
                <w:iCs w:val="0"/>
                <w:color w:val="171717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....................................................................................................................................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717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K preberaciemu protokolu sú vyhotovené fotografie, ktoré boli zaslané na e-mail oboch účastníkov konania, za účelom dokumentácie skutočného stavu priestorov a zariadenia.</w:t>
      </w:r>
    </w:p>
    <w:p w:rsidR="00000000" w:rsidDel="00000000" w:rsidP="00000000" w:rsidRDefault="00000000" w:rsidRPr="00000000" w14:paraId="00000068">
      <w:pPr>
        <w:rPr>
          <w:color w:val="171717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0"/>
                <w:b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767171"/>
                <w:sz w:val="22"/>
                <w:szCs w:val="22"/>
                <w:rtl w:val="0"/>
              </w:rPr>
              <w:t xml:space="preserve">Odovzdávajúci a Preberajúci odčítali ku dňu odovzdania nasledovné stavy meračov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bCs w:val="0"/>
          <w:color w:val="76717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Elektromer č.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0"/>
                <w:bCs w:val="0"/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Vodomer teplá voda č.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Vodomer studená voda č.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Plynomer č.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i w:val="0"/>
                <w:iCs w:val="0"/>
                <w:color w:val="767171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767171"/>
                <w:sz w:val="22"/>
                <w:szCs w:val="22"/>
                <w:rtl w:val="0"/>
              </w:rPr>
              <w:t xml:space="preserve">Merače tepla, radiátory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i w:val="0"/>
                <w:i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i w:val="0"/>
                <w:iCs w:val="0"/>
                <w:color w:val="aeaaaa"/>
                <w:sz w:val="22"/>
                <w:szCs w:val="22"/>
                <w:rtl w:val="0"/>
              </w:rPr>
              <w:t xml:space="preserve">Izba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bytu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vchodu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pivnice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garáže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right"/>
              <w:rPr>
                <w:b w:val="0"/>
                <w:bCs w:val="0"/>
                <w:color w:val="aeaaaa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aeaaaa"/>
                <w:sz w:val="22"/>
                <w:szCs w:val="22"/>
                <w:rtl w:val="0"/>
              </w:rPr>
              <w:t xml:space="preserve">Počet odovzdaných kľúčov od schránky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color w:val="171717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Tento protokol je vyhotovený v 2 rovnopisoch.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V …………………….., dňa</w:t>
        <w:tab/>
        <w:tab/>
        <w:tab/>
        <w:tab/>
        <w:tab/>
        <w:t xml:space="preserve">V ………………….., dňa </w:t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20619852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7788" y="3780000"/>
                          <a:ext cx="2236424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20619852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25400</wp:posOffset>
                </wp:positionV>
                <wp:extent cx="569" cy="12700"/>
                <wp:effectExtent b="0" l="0" r="0" t="0"/>
                <wp:wrapNone/>
                <wp:docPr id="20619852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48720" y="3779716"/>
                          <a:ext cx="2194560" cy="56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25400</wp:posOffset>
                </wp:positionV>
                <wp:extent cx="569" cy="12700"/>
                <wp:effectExtent b="0" l="0" r="0" t="0"/>
                <wp:wrapNone/>
                <wp:docPr id="20619852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6">
      <w:pPr>
        <w:ind w:left="708" w:firstLine="0"/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    Odovzdávajúci</w:t>
        <w:tab/>
        <w:tab/>
        <w:tab/>
        <w:tab/>
        <w:tab/>
        <w:tab/>
        <w:t xml:space="preserve">          Preberajúci</w:t>
      </w:r>
    </w:p>
    <w:p w:rsidR="00000000" w:rsidDel="00000000" w:rsidP="00000000" w:rsidRDefault="00000000" w:rsidRPr="00000000" w14:paraId="000000A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71717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265079992"/>
        <w:tag w:val="goog_rdk_1"/>
      </w:sdtPr>
      <w:sdtContent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del w:author="Zuzana Juskaninova" w:id="0" w:date="2025-11-17T08:41:53Z"/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171717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171717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Dobrý deň, </w:t>
          </w:r>
          <w:r w:rsidDel="00000000" w:rsidR="00000000" w:rsidRPr="00000000">
            <w:rPr>
              <w:color w:val="171717"/>
              <w:sz w:val="22"/>
              <w:szCs w:val="22"/>
              <w:highlight w:val="yellow"/>
              <w:rtl w:val="0"/>
            </w:rPr>
            <w:t xml:space="preserve">pán …</w:t>
          </w:r>
          <w:sdt>
            <w:sdtPr>
              <w:id w:val="1981565619"/>
              <w:tag w:val="goog_rdk_0"/>
            </w:sdtPr>
            <w:sdtContent>
              <w:del w:author="Zuzana Juskaninova" w:id="0" w:date="2025-11-17T08:41:53Z">
                <w:bookmarkStart w:colFirst="0" w:colLast="0" w:name="_heading=h.gjdgxs" w:id="0"/>
                <w:bookmarkEnd w:id="0"/>
                <w:r w:rsidDel="00000000" w:rsidR="00000000" w:rsidRPr="00000000">
                  <w:rPr>
                    <w:color w:val="171717"/>
                    <w:sz w:val="22"/>
                    <w:szCs w:val="22"/>
                    <w:highlight w:val="yellow"/>
                    <w:rtl w:val="0"/>
                  </w:rPr>
                  <w:delText xml:space="preserve">…………..</w:delText>
                </w:r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912873250"/>
        <w:tag w:val="goog_rdk_2"/>
      </w:sdtPr>
      <w:sdtContent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171717"/>
              <w:sz w:val="22"/>
              <w:szCs w:val="22"/>
            </w:rPr>
            <w:pPrChange w:author="Zuzana Juskaninova" w:id="0" w:date="2025-11-17T08:41:53Z">
              <w:pPr>
                <w:jc w:val="center"/>
              </w:pPr>
            </w:pPrChange>
          </w:pP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Touto cestou by sme sa Vám chceli poďakovať za spoluprácu. Veríme, že ste boli s našimi službami spokojný a ak by ste v budúcnosti potrebovali pomoc v oblasti nehnuteľností, neváhajte nás kedykoľvek kontaktovať.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Ako Odovzdávajúci ste odovzdali svoju nehnuteľnosť novému nájomcovi, takže Vám chceme poskytnúť zopár užitočných informácií o tom, čo bude nasledovať a na čo nezabudnúť.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  <w:rtl w:val="0"/>
        </w:rPr>
        <w:t xml:space="preserve">Moderný maklér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1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OZNÁMENIE SPRÁVCOVI BYTOVÉHO DOMU</w:t>
      </w:r>
    </w:p>
    <w:p w:rsidR="00000000" w:rsidDel="00000000" w:rsidP="00000000" w:rsidRDefault="00000000" w:rsidRPr="00000000" w14:paraId="000000B5">
      <w:pPr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Je nutné správcovi bytového domu oznámiť počet osôb, ktorý bude v byte bývať.</w:t>
      </w:r>
    </w:p>
    <w:p w:rsidR="00000000" w:rsidDel="00000000" w:rsidP="00000000" w:rsidRDefault="00000000" w:rsidRPr="00000000" w14:paraId="000000B7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Kontakt na správcu bytového domu: </w:t>
      </w:r>
      <w:r w:rsidDel="00000000" w:rsidR="00000000" w:rsidRPr="00000000">
        <w:rPr>
          <w:color w:val="171717"/>
          <w:sz w:val="22"/>
          <w:szCs w:val="22"/>
          <w:highlight w:val="yellow"/>
          <w:rtl w:val="0"/>
        </w:rPr>
        <w:t xml:space="preserve">NÁJSŤ A DOPLNIŤ MENO A KONTAKT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POVINNOSTI PRI  DANI Z PRÍJMU Z PRENÁJMU NEHNUTEĽNOSTI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color w:val="171717"/>
          <w:sz w:val="22"/>
          <w:szCs w:val="22"/>
        </w:rPr>
      </w:pPr>
      <w:r w:rsidDel="00000000" w:rsidR="00000000" w:rsidRPr="00000000">
        <w:rPr>
          <w:color w:val="171717"/>
          <w:sz w:val="22"/>
          <w:szCs w:val="22"/>
          <w:rtl w:val="0"/>
        </w:rPr>
        <w:t xml:space="preserve">Po 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prenajatí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 nehnuteľnosti vzniká Prenajímateľovi povinnosť zaregistrovať sa na </w:t>
      </w:r>
      <w:r w:rsidDel="00000000" w:rsidR="00000000" w:rsidRPr="00000000">
        <w:rPr>
          <w:b w:val="1"/>
          <w:bCs w:val="1"/>
          <w:color w:val="171717"/>
          <w:sz w:val="22"/>
          <w:szCs w:val="22"/>
          <w:rtl w:val="0"/>
        </w:rPr>
        <w:t xml:space="preserve">Daňovom úrade</w:t>
      </w:r>
      <w:r w:rsidDel="00000000" w:rsidR="00000000" w:rsidRPr="00000000">
        <w:rPr>
          <w:color w:val="171717"/>
          <w:sz w:val="22"/>
          <w:szCs w:val="22"/>
          <w:rtl w:val="0"/>
        </w:rPr>
        <w:t xml:space="preserve">, a to v lehote do konca kalendárneho mesiaca po uplynutí mesiaca, v ktorom prenájom nehnuteľnosti začal.</w:t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7171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71717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760720" cy="1203960"/>
          <wp:effectExtent b="0" l="0" r="0" t="0"/>
          <wp:docPr id="20619852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720" cy="12039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608463" cy="446086"/>
          <wp:effectExtent b="0" l="0" r="0" t="0"/>
          <wp:docPr descr="Obrázok, na ktorom je písmo, grafika, grafický dizajn, snímka obrazovky&#10;&#10;Automaticky generovaný popis" id="2061985245" name="image2.png"/>
          <a:graphic>
            <a:graphicData uri="http://schemas.openxmlformats.org/drawingml/2006/picture">
              <pic:pic>
                <pic:nvPicPr>
                  <pic:cNvPr descr="Obrázok, na ktorom je písmo, grafika, grafický dizajn, snímka obrazovky&#10;&#10;Automaticky generovaný popis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8463" cy="4460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k-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b w:val="1"/>
      <w:bCs w:val="1"/>
      <w:color w:val="0076b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73b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lny" w:default="1">
    <w:name w:val="Normal"/>
    <w:qFormat w:val="1"/>
    <w:rsid w:val="008F782A"/>
    <w:rPr>
      <w:rFonts w:ascii="Times New Roman" w:cs="Times New Roman" w:eastAsia="Times New Roman" w:hAnsi="Times New Roman"/>
      <w:kern w:val="0"/>
      <w:lang w:eastAsia="sk-SK"/>
    </w:rPr>
  </w:style>
  <w:style w:type="paragraph" w:styleId="Nadpis1">
    <w:name w:val="heading 1"/>
    <w:basedOn w:val="Normlny"/>
    <w:next w:val="Normlny"/>
    <w:link w:val="Nadpis1Char"/>
    <w:uiPriority w:val="9"/>
    <w:qFormat w:val="1"/>
    <w:rsid w:val="00CB034F"/>
    <w:pPr>
      <w:keepNext w:val="1"/>
      <w:keepLines w:val="1"/>
      <w:spacing w:before="240"/>
      <w:jc w:val="center"/>
      <w:outlineLvl w:val="0"/>
    </w:pPr>
    <w:rPr>
      <w:rFonts w:eastAsiaTheme="majorEastAsia"/>
      <w:b w:val="1"/>
      <w:bCs w:val="1"/>
      <w:color w:val="0076b7"/>
      <w:sz w:val="36"/>
      <w:szCs w:val="36"/>
    </w:rPr>
  </w:style>
  <w:style w:type="paragraph" w:styleId="Nadpis2">
    <w:name w:val="heading 2"/>
    <w:basedOn w:val="Normlny"/>
    <w:next w:val="Normlny"/>
    <w:link w:val="Nadpis2Char"/>
    <w:uiPriority w:val="9"/>
    <w:unhideWhenUsed w:val="1"/>
    <w:qFormat w:val="1"/>
    <w:rsid w:val="008F782A"/>
    <w:pPr>
      <w:keepNext w:val="1"/>
      <w:keepLines w:val="1"/>
      <w:spacing w:before="40"/>
      <w:outlineLvl w:val="1"/>
    </w:pPr>
    <w:rPr>
      <w:rFonts w:eastAsiaTheme="majorEastAsia"/>
      <w:b w:val="1"/>
      <w:bCs w:val="1"/>
      <w:color w:val="0073b2"/>
      <w:kern w:val="2"/>
      <w:sz w:val="26"/>
      <w:szCs w:val="26"/>
      <w:lang w:eastAsia="en-US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paragraph" w:styleId="Hlavika">
    <w:name w:val="header"/>
    <w:basedOn w:val="Normlny"/>
    <w:link w:val="HlavikaChar"/>
    <w:uiPriority w:val="99"/>
    <w:unhideWhenUsed w:val="1"/>
    <w:rsid w:val="00CB034F"/>
    <w:pPr>
      <w:tabs>
        <w:tab w:val="center" w:pos="4536"/>
        <w:tab w:val="right" w:pos="9072"/>
      </w:tabs>
    </w:pPr>
  </w:style>
  <w:style w:type="character" w:styleId="HlavikaChar" w:customStyle="1">
    <w:name w:val="Hlavička Char"/>
    <w:basedOn w:val="Predvolenpsmoodseku"/>
    <w:link w:val="Hlavika"/>
    <w:uiPriority w:val="99"/>
    <w:rsid w:val="00CB034F"/>
  </w:style>
  <w:style w:type="paragraph" w:styleId="Pta">
    <w:name w:val="footer"/>
    <w:basedOn w:val="Normlny"/>
    <w:link w:val="PtaChar"/>
    <w:uiPriority w:val="99"/>
    <w:unhideWhenUsed w:val="1"/>
    <w:rsid w:val="00CB034F"/>
    <w:pPr>
      <w:tabs>
        <w:tab w:val="center" w:pos="4536"/>
        <w:tab w:val="right" w:pos="9072"/>
      </w:tabs>
    </w:pPr>
  </w:style>
  <w:style w:type="character" w:styleId="PtaChar" w:customStyle="1">
    <w:name w:val="Päta Char"/>
    <w:basedOn w:val="Predvolenpsmoodseku"/>
    <w:link w:val="Pta"/>
    <w:uiPriority w:val="99"/>
    <w:rsid w:val="00CB034F"/>
  </w:style>
  <w:style w:type="character" w:styleId="slostrany">
    <w:name w:val="page number"/>
    <w:basedOn w:val="Predvolenpsmoodseku"/>
    <w:uiPriority w:val="99"/>
    <w:semiHidden w:val="1"/>
    <w:unhideWhenUsed w:val="1"/>
    <w:rsid w:val="00CB034F"/>
  </w:style>
  <w:style w:type="character" w:styleId="Nadpis1Char" w:customStyle="1">
    <w:name w:val="Nadpis 1 Char"/>
    <w:basedOn w:val="Predvolenpsmoodseku"/>
    <w:link w:val="Nadpis1"/>
    <w:uiPriority w:val="9"/>
    <w:rsid w:val="00CB034F"/>
    <w:rPr>
      <w:rFonts w:ascii="Arial" w:cs="Arial" w:hAnsi="Arial" w:eastAsiaTheme="majorEastAsia"/>
      <w:b w:val="1"/>
      <w:bCs w:val="1"/>
      <w:color w:val="0076b7"/>
      <w:sz w:val="36"/>
      <w:szCs w:val="36"/>
    </w:rPr>
  </w:style>
  <w:style w:type="table" w:styleId="Mriekatabuky">
    <w:name w:val="Table Grid"/>
    <w:basedOn w:val="Normlnatabuka"/>
    <w:uiPriority w:val="39"/>
    <w:rsid w:val="00CB03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ukasmriekou7farebnzvraznenie3">
    <w:name w:val="Grid Table 7 Colorful Accent 3"/>
    <w:basedOn w:val="Normlnatabuka"/>
    <w:uiPriority w:val="52"/>
    <w:rsid w:val="00797D1A"/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Obyajntabuka5">
    <w:name w:val="Plain Table 5"/>
    <w:basedOn w:val="Normlnatabuka"/>
    <w:uiPriority w:val="45"/>
    <w:rsid w:val="00797D1A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ukasmriekou3zvraznenie3">
    <w:name w:val="Grid Table 3 Accent 3"/>
    <w:basedOn w:val="Normlnatabuka"/>
    <w:uiPriority w:val="48"/>
    <w:rsid w:val="00797D1A"/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paragraph" w:styleId="Normlnywebov">
    <w:name w:val="Normal (Web)"/>
    <w:basedOn w:val="Normlny"/>
    <w:uiPriority w:val="99"/>
    <w:unhideWhenUsed w:val="1"/>
    <w:rsid w:val="00C64703"/>
    <w:pPr>
      <w:spacing w:after="100" w:afterAutospacing="1" w:before="100" w:beforeAutospacing="1"/>
    </w:pPr>
  </w:style>
  <w:style w:type="table" w:styleId="Obyajntabuka3">
    <w:name w:val="Plain Table 3"/>
    <w:basedOn w:val="Normlnatabuka"/>
    <w:uiPriority w:val="43"/>
    <w:rsid w:val="00C64703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character" w:styleId="Nadpis2Char" w:customStyle="1">
    <w:name w:val="Nadpis 2 Char"/>
    <w:basedOn w:val="Predvolenpsmoodseku"/>
    <w:link w:val="Nadpis2"/>
    <w:uiPriority w:val="9"/>
    <w:rsid w:val="008F782A"/>
    <w:rPr>
      <w:rFonts w:ascii="Times New Roman" w:cs="Times New Roman" w:hAnsi="Times New Roman" w:eastAsiaTheme="majorEastAsia"/>
      <w:b w:val="1"/>
      <w:bCs w:val="1"/>
      <w:color w:val="0073b2"/>
      <w:sz w:val="26"/>
      <w:szCs w:val="26"/>
    </w:rPr>
  </w:style>
  <w:style w:type="table" w:styleId="Obyajntabuka1">
    <w:name w:val="Plain Table 1"/>
    <w:basedOn w:val="Normlnatabuka"/>
    <w:uiPriority w:val="41"/>
    <w:rsid w:val="00C67F1D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ypertextovprepojenie">
    <w:name w:val="Hyperlink"/>
    <w:basedOn w:val="Predvolenpsmoodseku"/>
    <w:uiPriority w:val="99"/>
    <w:unhideWhenUsed w:val="1"/>
    <w:rsid w:val="00CA3395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 w:val="1"/>
    <w:unhideWhenUsed w:val="1"/>
    <w:rsid w:val="00CA3395"/>
    <w:rPr>
      <w:color w:val="605e5c"/>
      <w:shd w:color="auto" w:fill="e1dfdd" w:val="clear"/>
    </w:rPr>
  </w:style>
  <w:style w:type="paragraph" w:styleId="Odsekzoznamu">
    <w:name w:val="List Paragraph"/>
    <w:basedOn w:val="Normlny"/>
    <w:uiPriority w:val="34"/>
    <w:qFormat w:val="1"/>
    <w:rsid w:val="00006E6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2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3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4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5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6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7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8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9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0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11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c9c9c9" w:space="0" w:sz="4" w:val="single"/>
        </w:tcBorders>
      </w:tcPr>
    </w:tblStylePr>
    <w:tblStylePr w:type="nwCell">
      <w:tcPr>
        <w:tcBorders>
          <w:bottom w:color="c9c9c9" w:space="0" w:sz="4" w:val="single"/>
        </w:tcBorders>
      </w:tcPr>
    </w:tblStylePr>
    <w:tblStylePr w:type="seCell">
      <w:tcPr>
        <w:tcBorders>
          <w:top w:color="c9c9c9" w:space="0" w:sz="4" w:val="single"/>
        </w:tcBorders>
      </w:tcPr>
    </w:tblStylePr>
    <w:tblStylePr w:type="swCell">
      <w:tcPr>
        <w:tcBorders>
          <w:top w:color="c9c9c9" w:space="0" w:sz="4" w:val="single"/>
        </w:tcBorders>
      </w:tcPr>
    </w:tblStylePr>
  </w:style>
  <w:style w:type="table" w:styleId="Table12">
    <w:basedOn w:val="TableNormal"/>
    <w:rPr>
      <w:color w:val="7b7b7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balíka Office 2013 –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4A/ojyC5TkBZ4jD1N5SQsyJw6A==">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2023-06-12T07:31:00Z</dcterms:created>
  <dc:creator>Batromij Michael</dc:creator>
</cp:coreProperties>
</file>